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ins w:id="1">
        <w:r>
          <w:t>Inserted</w:t>
        </w:r>
      </w:ins>
      <w:del w:id="2">
        <w:r>
          <w:delText>Deleted</w:delText>
        </w:r>
      </w:del>
    </w:p>
  </w:body>
</w:document>
</file>